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F12C" w14:textId="1C5FC23F" w:rsidR="006075F4" w:rsidRPr="002259FF" w:rsidRDefault="00A56179">
      <w:pPr>
        <w:rPr>
          <w:b/>
          <w:bCs/>
          <w:u w:val="single"/>
        </w:rPr>
      </w:pPr>
      <w:r w:rsidRPr="002259FF">
        <w:rPr>
          <w:b/>
          <w:bCs/>
          <w:u w:val="single"/>
        </w:rPr>
        <w:t xml:space="preserve">Test 1: </w:t>
      </w:r>
      <w:r w:rsidR="002259FF" w:rsidRPr="002259FF">
        <w:rPr>
          <w:b/>
          <w:bCs/>
          <w:u w:val="single"/>
        </w:rPr>
        <w:t>Write a story</w:t>
      </w:r>
    </w:p>
    <w:p w14:paraId="64891F86" w14:textId="788A0C58" w:rsidR="002259FF" w:rsidRDefault="002259FF">
      <w:r w:rsidRPr="002259FF">
        <w:drawing>
          <wp:inline distT="0" distB="0" distL="0" distR="0" wp14:anchorId="63088F77" wp14:editId="3D5260FE">
            <wp:extent cx="5943600" cy="2449195"/>
            <wp:effectExtent l="0" t="0" r="0" b="8255"/>
            <wp:docPr id="183016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67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8D14" w14:textId="77777777" w:rsidR="00A56179" w:rsidRDefault="00A56179"/>
    <w:p w14:paraId="56497540" w14:textId="77777777" w:rsidR="00A56179" w:rsidRDefault="00A56179" w:rsidP="00A56179">
      <w:r>
        <w:t>vemv2) PS C:\Users\Vishn\Documents\Agentic AI Training\</w:t>
      </w:r>
      <w:proofErr w:type="spellStart"/>
      <w:r>
        <w:t>demolanggraph</w:t>
      </w:r>
      <w:proofErr w:type="spellEnd"/>
      <w:r>
        <w:t>\day3\Assignments&gt; python ScoringAgent_v2.py</w:t>
      </w:r>
    </w:p>
    <w:p w14:paraId="5B23FA68" w14:textId="77777777" w:rsidR="00A56179" w:rsidRDefault="00A56179" w:rsidP="00A56179">
      <w:r>
        <w:t xml:space="preserve">---Prompt Quality Scoring </w:t>
      </w:r>
      <w:proofErr w:type="gramStart"/>
      <w:r>
        <w:t>Agent!(</w:t>
      </w:r>
      <w:proofErr w:type="gramEnd"/>
      <w:r>
        <w:t>Ready)---</w:t>
      </w:r>
    </w:p>
    <w:p w14:paraId="0E4A3FAD" w14:textId="77777777" w:rsidR="00A56179" w:rsidRDefault="00A56179" w:rsidP="00A56179">
      <w:r>
        <w:t>Type your prompt to evaluate, or 'exit' to quit.</w:t>
      </w:r>
    </w:p>
    <w:p w14:paraId="517985CC" w14:textId="77777777" w:rsidR="00A56179" w:rsidRDefault="00A56179" w:rsidP="00A56179"/>
    <w:p w14:paraId="3E0EB48F" w14:textId="77777777" w:rsidR="00A56179" w:rsidRDefault="00A56179" w:rsidP="00A56179">
      <w:r>
        <w:t>Please enter your prompt for evaluation: Write a story.</w:t>
      </w:r>
    </w:p>
    <w:p w14:paraId="5531966F" w14:textId="77777777" w:rsidR="00A56179" w:rsidRDefault="00A56179" w:rsidP="00A56179"/>
    <w:p w14:paraId="6A64FAE9" w14:textId="77777777" w:rsidR="00A56179" w:rsidRDefault="00A56179" w:rsidP="00A56179"/>
    <w:p w14:paraId="3EFAADA3" w14:textId="77777777" w:rsidR="00A56179" w:rsidRDefault="00A56179" w:rsidP="00A56179">
      <w:r>
        <w:t xml:space="preserve">&gt; Entering new </w:t>
      </w:r>
      <w:proofErr w:type="spellStart"/>
      <w:r>
        <w:t>AgentExecutor</w:t>
      </w:r>
      <w:proofErr w:type="spellEnd"/>
      <w:r>
        <w:t xml:space="preserve"> chain...</w:t>
      </w:r>
    </w:p>
    <w:p w14:paraId="31E41CC2" w14:textId="77777777" w:rsidR="00A56179" w:rsidRDefault="00A56179" w:rsidP="00A56179"/>
    <w:p w14:paraId="17301073" w14:textId="77777777" w:rsidR="00A56179" w:rsidRDefault="00A56179" w:rsidP="00A56179">
      <w:r>
        <w:t>Invoking: `</w:t>
      </w:r>
      <w:proofErr w:type="spellStart"/>
      <w:r>
        <w:t>calculate_final_score</w:t>
      </w:r>
      <w:proofErr w:type="spellEnd"/>
      <w:r>
        <w:t xml:space="preserve">` with </w:t>
      </w:r>
      <w:proofErr w:type="gramStart"/>
      <w:r>
        <w:t>`{</w:t>
      </w:r>
      <w:proofErr w:type="gramEnd"/>
      <w:r>
        <w:t>'</w:t>
      </w:r>
      <w:proofErr w:type="spellStart"/>
      <w:r>
        <w:t>format_score</w:t>
      </w:r>
      <w:proofErr w:type="spellEnd"/>
      <w:r>
        <w:t xml:space="preserve">': 1, 'persona': 1, 'clarity': 2, 'specificity': 1, 'context': </w:t>
      </w:r>
      <w:proofErr w:type="gramStart"/>
      <w:r>
        <w:t>1}`</w:t>
      </w:r>
      <w:proofErr w:type="gramEnd"/>
    </w:p>
    <w:p w14:paraId="29F3DAAE" w14:textId="77777777" w:rsidR="00A56179" w:rsidRDefault="00A56179" w:rsidP="00A56179">
      <w:r>
        <w:t>responded: &lt;report&gt;</w:t>
      </w:r>
    </w:p>
    <w:p w14:paraId="0B1902F5" w14:textId="77777777" w:rsidR="00A56179" w:rsidRDefault="00A56179" w:rsidP="00A56179">
      <w:r>
        <w:t># Prompt Quality Evaluation</w:t>
      </w:r>
    </w:p>
    <w:p w14:paraId="599317E4" w14:textId="77777777" w:rsidR="00A56179" w:rsidRDefault="00A56179" w:rsidP="00A56179"/>
    <w:p w14:paraId="7B086A14" w14:textId="77777777" w:rsidR="00A56179" w:rsidRDefault="00A56179" w:rsidP="00A56179">
      <w:r>
        <w:t>## Scores</w:t>
      </w:r>
    </w:p>
    <w:p w14:paraId="0CDA82D2" w14:textId="77777777" w:rsidR="00A56179" w:rsidRDefault="00A56179" w:rsidP="00A56179">
      <w:r>
        <w:lastRenderedPageBreak/>
        <w:t>| Criteria      | Score | Justification                                                                 |</w:t>
      </w:r>
    </w:p>
    <w:p w14:paraId="35D96803" w14:textId="77777777" w:rsidR="00A56179" w:rsidRDefault="00A56179" w:rsidP="00A56179">
      <w:r>
        <w:t>|---------------|-------|-------------------------------------------------------------------------------|</w:t>
      </w:r>
    </w:p>
    <w:p w14:paraId="70781DFE" w14:textId="77777777" w:rsidR="00A56179" w:rsidRDefault="00A56179" w:rsidP="00A56179">
      <w:r>
        <w:t>| Clarity       | 2     | Vague goal with no direction on genre, tone, or purpose. "Write a story" is too broad. |</w:t>
      </w:r>
    </w:p>
    <w:p w14:paraId="4B23907C" w14:textId="77777777" w:rsidR="00A56179" w:rsidRDefault="00A56179" w:rsidP="00A56179">
      <w:r>
        <w:t>| Specificity   | 1     | Zero details about characters, setting, plot, or constraints.                  |</w:t>
      </w:r>
    </w:p>
    <w:p w14:paraId="2E6ABE96" w14:textId="77777777" w:rsidR="00A56179" w:rsidRDefault="00A56179" w:rsidP="00A56179">
      <w:r>
        <w:t>| Context       | 1     | No audience, use case, or background provided (e.g., "for children" or "for a school project"). |</w:t>
      </w:r>
    </w:p>
    <w:p w14:paraId="501E5CA7" w14:textId="77777777" w:rsidR="00A56179" w:rsidRDefault="00A56179" w:rsidP="00A56179">
      <w:r>
        <w:t>| Output Format | 1     | No word count, structure, or stylistic requirements specified.                 |</w:t>
      </w:r>
    </w:p>
    <w:p w14:paraId="37D55C8B" w14:textId="77777777" w:rsidR="00A56179" w:rsidRDefault="00A56179" w:rsidP="00A56179">
      <w:r>
        <w:t>| Persona       | 1     | No expert role assigned (e.g., "as a children's author" or "as a mystery novelist"). |</w:t>
      </w:r>
    </w:p>
    <w:p w14:paraId="0F4C0D3A" w14:textId="77777777" w:rsidR="00A56179" w:rsidRDefault="00A56179" w:rsidP="00A56179"/>
    <w:p w14:paraId="73A41D8B" w14:textId="77777777" w:rsidR="00A56179" w:rsidRDefault="00A56179" w:rsidP="00A56179">
      <w:r>
        <w:t>## Final Score</w:t>
      </w:r>
    </w:p>
    <w:p w14:paraId="7A0E5587" w14:textId="77777777" w:rsidR="00A56179" w:rsidRDefault="00A56179" w:rsidP="00A56179">
      <w:r>
        <w:t>**1.2** (Average of [</w:t>
      </w:r>
      <w:proofErr w:type="gramStart"/>
      <w:r>
        <w:t>2, 1</w:t>
      </w:r>
      <w:proofErr w:type="gramEnd"/>
      <w:r>
        <w:t>, 1, 1, 1])</w:t>
      </w:r>
    </w:p>
    <w:p w14:paraId="12F41BF3" w14:textId="77777777" w:rsidR="00A56179" w:rsidRDefault="00A56179" w:rsidP="00A56179"/>
    <w:p w14:paraId="39E0EF27" w14:textId="77777777" w:rsidR="00A56179" w:rsidRDefault="00A56179" w:rsidP="00A56179"/>
    <w:p w14:paraId="054375A7" w14:textId="77777777" w:rsidR="00A56179" w:rsidRDefault="00A56179" w:rsidP="00A56179"/>
    <w:p w14:paraId="080529EA" w14:textId="77777777" w:rsidR="00A56179" w:rsidRDefault="00A56179" w:rsidP="00A56179">
      <w:r>
        <w:t>Final Score: 1.2/10# Prompt Quality Evaluation Report</w:t>
      </w:r>
    </w:p>
    <w:p w14:paraId="4925A9DC" w14:textId="77777777" w:rsidR="00A56179" w:rsidRDefault="00A56179" w:rsidP="00A56179"/>
    <w:p w14:paraId="44F22B12" w14:textId="77777777" w:rsidR="00A56179" w:rsidRDefault="00A56179" w:rsidP="00A56179">
      <w:r>
        <w:t>## Scores &amp; Justification</w:t>
      </w:r>
    </w:p>
    <w:p w14:paraId="196B3CB0" w14:textId="77777777" w:rsidR="00A56179" w:rsidRDefault="00A56179" w:rsidP="00A56179">
      <w:r>
        <w:t>| Criteria      | Score | Justification                                                                 |</w:t>
      </w:r>
    </w:p>
    <w:p w14:paraId="4203FC09" w14:textId="77777777" w:rsidR="00A56179" w:rsidRDefault="00A56179" w:rsidP="00A56179">
      <w:r>
        <w:t>|---------------|-------|-------------------------------------------------------------------------------|</w:t>
      </w:r>
    </w:p>
    <w:p w14:paraId="2DE8C5C7" w14:textId="77777777" w:rsidR="00A56179" w:rsidRDefault="00A56179" w:rsidP="00A56179">
      <w:r>
        <w:t>| **Clarity**   | 2     | "Write a story" lacks direction on genre, tone, or purpose (e.g., horror vs. romance). |</w:t>
      </w:r>
    </w:p>
    <w:p w14:paraId="55F83B55" w14:textId="77777777" w:rsidR="00A56179" w:rsidRDefault="00A56179" w:rsidP="00A56179">
      <w:r>
        <w:t xml:space="preserve">| **Specificity**| 1     | Zero details about characters, </w:t>
      </w:r>
      <w:proofErr w:type="gramStart"/>
      <w:r>
        <w:t>setting</w:t>
      </w:r>
      <w:proofErr w:type="gramEnd"/>
      <w:r>
        <w:t>, plot, or constraints (e.g., no word count). |</w:t>
      </w:r>
    </w:p>
    <w:p w14:paraId="2F091621" w14:textId="77777777" w:rsidR="00A56179" w:rsidRDefault="00A56179" w:rsidP="00A56179">
      <w:r>
        <w:t>| **Context**   | 1     | No audience (e.g., children/adults) or use case (e.g., school assignment).     |</w:t>
      </w:r>
    </w:p>
    <w:p w14:paraId="0AA2B932" w14:textId="77777777" w:rsidR="00A56179" w:rsidRDefault="00A56179" w:rsidP="00A56179">
      <w:r>
        <w:lastRenderedPageBreak/>
        <w:t>| **Output Format**| 1   | No structural requirements (e.g., paragraph count, dialogue style).            |</w:t>
      </w:r>
    </w:p>
    <w:p w14:paraId="1FA77866" w14:textId="77777777" w:rsidR="00A56179" w:rsidRDefault="00A56179" w:rsidP="00A56179">
      <w:r>
        <w:t>| **Persona**   | 1     | No role assigned (e.g., "as a children’s author" or "as a sci-fi novelist").  |</w:t>
      </w:r>
    </w:p>
    <w:p w14:paraId="76C2B499" w14:textId="77777777" w:rsidR="00A56179" w:rsidRDefault="00A56179" w:rsidP="00A56179"/>
    <w:p w14:paraId="26973FBA" w14:textId="77777777" w:rsidR="00A56179" w:rsidRDefault="00A56179" w:rsidP="00A56179">
      <w:r>
        <w:t>## Final Score</w:t>
      </w:r>
    </w:p>
    <w:p w14:paraId="13749D03" w14:textId="77777777" w:rsidR="00A56179" w:rsidRDefault="00A56179" w:rsidP="00A56179">
      <w:r>
        <w:t xml:space="preserve">**1.2/10**  </w:t>
      </w:r>
    </w:p>
    <w:p w14:paraId="7BB838C7" w14:textId="77777777" w:rsidR="00A56179" w:rsidRDefault="00A56179" w:rsidP="00A56179">
      <w:r>
        <w:t>*(Average of [</w:t>
      </w:r>
      <w:proofErr w:type="gramStart"/>
      <w:r>
        <w:t>2, 1</w:t>
      </w:r>
      <w:proofErr w:type="gramEnd"/>
      <w:r>
        <w:t>, 1, 1, 1</w:t>
      </w:r>
      <w:proofErr w:type="gramStart"/>
      <w:r>
        <w:t>])*</w:t>
      </w:r>
      <w:proofErr w:type="gramEnd"/>
    </w:p>
    <w:p w14:paraId="65672F70" w14:textId="77777777" w:rsidR="00A56179" w:rsidRDefault="00A56179" w:rsidP="00A56179"/>
    <w:p w14:paraId="4293D359" w14:textId="77777777" w:rsidR="00A56179" w:rsidRDefault="00A56179" w:rsidP="00A56179">
      <w:r>
        <w:t>---</w:t>
      </w:r>
    </w:p>
    <w:p w14:paraId="3C1FDA3E" w14:textId="77777777" w:rsidR="00A56179" w:rsidRDefault="00A56179" w:rsidP="00A56179"/>
    <w:p w14:paraId="2D045F5B" w14:textId="77777777" w:rsidR="00A56179" w:rsidRDefault="00A56179" w:rsidP="00A56179">
      <w:r>
        <w:t>## Actionable Improvements</w:t>
      </w:r>
    </w:p>
    <w:p w14:paraId="1BCAEFF1" w14:textId="77777777" w:rsidR="00A56179" w:rsidRDefault="00A56179" w:rsidP="00A56179">
      <w:r>
        <w:t xml:space="preserve">1. **Add genre and audience**  </w:t>
      </w:r>
    </w:p>
    <w:p w14:paraId="5363A7C6" w14:textId="77777777" w:rsidR="00A56179" w:rsidRDefault="00A56179" w:rsidP="00A56179">
      <w:r>
        <w:t xml:space="preserve">   *</w:t>
      </w:r>
      <w:proofErr w:type="gramStart"/>
      <w:r>
        <w:t>Example:*</w:t>
      </w:r>
      <w:proofErr w:type="gramEnd"/>
      <w:r>
        <w:t xml:space="preserve"> "Write a 500-word mystery story for middle schoolers about a stolen artifact, as a children’s book author."</w:t>
      </w:r>
    </w:p>
    <w:p w14:paraId="31282BC0" w14:textId="77777777" w:rsidR="00A56179" w:rsidRDefault="00A56179" w:rsidP="00A56179"/>
    <w:p w14:paraId="6D232FE7" w14:textId="77777777" w:rsidR="00A56179" w:rsidRDefault="00A56179" w:rsidP="00A56179">
      <w:r>
        <w:t xml:space="preserve">2. **Specify key constraints**  </w:t>
      </w:r>
    </w:p>
    <w:p w14:paraId="79F191DF" w14:textId="77777777" w:rsidR="00A56179" w:rsidRDefault="00A56179" w:rsidP="00A56179">
      <w:r>
        <w:t xml:space="preserve">   *</w:t>
      </w:r>
      <w:proofErr w:type="gramStart"/>
      <w:r>
        <w:t>Example:*</w:t>
      </w:r>
      <w:proofErr w:type="gramEnd"/>
      <w:r>
        <w:t xml:space="preserve"> "Craft a 300-word sci-fi story with a twist ending, featuring a robot protagonist, in the style of Isaac Asimov."</w:t>
      </w:r>
    </w:p>
    <w:p w14:paraId="43761A03" w14:textId="77777777" w:rsidR="00A56179" w:rsidRDefault="00A56179" w:rsidP="00A56179"/>
    <w:p w14:paraId="24D0C4A0" w14:textId="77777777" w:rsidR="00A56179" w:rsidRDefault="00A56179" w:rsidP="00A56179">
      <w:r>
        <w:t xml:space="preserve">3. **Define the AI’s role**  </w:t>
      </w:r>
    </w:p>
    <w:p w14:paraId="7813F84D" w14:textId="77777777" w:rsidR="00A56179" w:rsidRDefault="00A56179" w:rsidP="00A56179">
      <w:r>
        <w:t xml:space="preserve">   *</w:t>
      </w:r>
      <w:proofErr w:type="gramStart"/>
      <w:r>
        <w:t>Example:*</w:t>
      </w:r>
      <w:proofErr w:type="gramEnd"/>
      <w:r>
        <w:t xml:space="preserve"> "As a Pulitzer-winning literary fiction writer, compose a 1,000-word story about grief, using sparse dialogue and nature metaphors."</w:t>
      </w:r>
    </w:p>
    <w:p w14:paraId="31299B6F" w14:textId="77777777" w:rsidR="00A56179" w:rsidRDefault="00A56179" w:rsidP="00A56179"/>
    <w:p w14:paraId="243CB5BC" w14:textId="77777777" w:rsidR="00A56179" w:rsidRDefault="00A56179" w:rsidP="00A56179">
      <w:r>
        <w:t>&gt; Finished chain.</w:t>
      </w:r>
    </w:p>
    <w:p w14:paraId="4814C0EB" w14:textId="77777777" w:rsidR="00A56179" w:rsidRDefault="00A56179" w:rsidP="00A56179"/>
    <w:p w14:paraId="5F39C61F" w14:textId="77777777" w:rsidR="00A56179" w:rsidRDefault="00A56179" w:rsidP="00A56179">
      <w:r>
        <w:t>--- Evaluation Report ---</w:t>
      </w:r>
    </w:p>
    <w:p w14:paraId="4672696E" w14:textId="77777777" w:rsidR="00A56179" w:rsidRDefault="00A56179" w:rsidP="00A56179"/>
    <w:p w14:paraId="2E437675" w14:textId="77777777" w:rsidR="00A56179" w:rsidRDefault="00A56179" w:rsidP="00A56179">
      <w:r>
        <w:t># Prompt Quality Evaluation Report</w:t>
      </w:r>
    </w:p>
    <w:p w14:paraId="6D2423A5" w14:textId="77777777" w:rsidR="00A56179" w:rsidRDefault="00A56179" w:rsidP="00A56179"/>
    <w:p w14:paraId="1E78532D" w14:textId="77777777" w:rsidR="00A56179" w:rsidRPr="00A56179" w:rsidRDefault="00A56179" w:rsidP="00A56179">
      <w:pPr>
        <w:rPr>
          <w:lang w:val="fr-FR"/>
        </w:rPr>
      </w:pPr>
      <w:r w:rsidRPr="00A56179">
        <w:rPr>
          <w:lang w:val="fr-FR"/>
        </w:rPr>
        <w:t>## Scores &amp; Justification</w:t>
      </w:r>
    </w:p>
    <w:p w14:paraId="091B9DEC" w14:textId="77777777" w:rsidR="00A56179" w:rsidRPr="00A56179" w:rsidRDefault="00A56179" w:rsidP="00A56179">
      <w:pPr>
        <w:rPr>
          <w:lang w:val="fr-FR"/>
        </w:rPr>
      </w:pPr>
      <w:r w:rsidRPr="00A56179">
        <w:rPr>
          <w:lang w:val="fr-FR"/>
        </w:rPr>
        <w:t xml:space="preserve">| </w:t>
      </w:r>
      <w:proofErr w:type="spellStart"/>
      <w:r w:rsidRPr="00A56179">
        <w:rPr>
          <w:lang w:val="fr-FR"/>
        </w:rPr>
        <w:t>Criteria</w:t>
      </w:r>
      <w:proofErr w:type="spellEnd"/>
      <w:r w:rsidRPr="00A56179">
        <w:rPr>
          <w:lang w:val="fr-FR"/>
        </w:rPr>
        <w:t xml:space="preserve">      | Score | Justification                                                                 |</w:t>
      </w:r>
    </w:p>
    <w:p w14:paraId="03861F89" w14:textId="77777777" w:rsidR="00A56179" w:rsidRDefault="00A56179" w:rsidP="00A56179">
      <w:r>
        <w:t>|---------------|-------|-------------------------------------------------------------------------------|</w:t>
      </w:r>
    </w:p>
    <w:p w14:paraId="4B74721B" w14:textId="77777777" w:rsidR="00A56179" w:rsidRDefault="00A56179" w:rsidP="00A56179">
      <w:r>
        <w:t>| **Clarity**   | 2     | "Write a story" lacks direction on genre, tone, or purpose (e.g., horror vs. romance). |</w:t>
      </w:r>
    </w:p>
    <w:p w14:paraId="4D4A5D82" w14:textId="77777777" w:rsidR="00A56179" w:rsidRDefault="00A56179" w:rsidP="00A56179">
      <w:r>
        <w:t xml:space="preserve">| **Specificity**| 1     | Zero details about characters, </w:t>
      </w:r>
      <w:proofErr w:type="gramStart"/>
      <w:r>
        <w:t>setting</w:t>
      </w:r>
      <w:proofErr w:type="gramEnd"/>
      <w:r>
        <w:t>, plot, or constraints (e.g., no word count). |</w:t>
      </w:r>
    </w:p>
    <w:p w14:paraId="38F22D0D" w14:textId="77777777" w:rsidR="00A56179" w:rsidRDefault="00A56179" w:rsidP="00A56179">
      <w:r>
        <w:t>| **Context**   | 1     | No audience (e.g., children/adults) or use case (e.g., school assignment).     |</w:t>
      </w:r>
    </w:p>
    <w:p w14:paraId="3DB729FC" w14:textId="77777777" w:rsidR="00A56179" w:rsidRDefault="00A56179" w:rsidP="00A56179">
      <w:r>
        <w:t>| **Output Format**| 1   | No structural requirements (e.g., paragraph count, dialogue style).            |</w:t>
      </w:r>
    </w:p>
    <w:p w14:paraId="36D26F5B" w14:textId="77777777" w:rsidR="00A56179" w:rsidRDefault="00A56179" w:rsidP="00A56179">
      <w:r>
        <w:t>| **Persona**   | 1     | No role assigned (e.g., "as a children’s author" or "as a sci-fi novelist").  |</w:t>
      </w:r>
    </w:p>
    <w:p w14:paraId="4206C27C" w14:textId="77777777" w:rsidR="00A56179" w:rsidRDefault="00A56179" w:rsidP="00A56179"/>
    <w:p w14:paraId="185FF361" w14:textId="77777777" w:rsidR="00A56179" w:rsidRDefault="00A56179" w:rsidP="00A56179">
      <w:r>
        <w:t>## Final Score</w:t>
      </w:r>
    </w:p>
    <w:p w14:paraId="34088C08" w14:textId="77777777" w:rsidR="00A56179" w:rsidRDefault="00A56179" w:rsidP="00A56179">
      <w:r>
        <w:t>**1.2/10**</w:t>
      </w:r>
    </w:p>
    <w:p w14:paraId="46F0E6CC" w14:textId="77777777" w:rsidR="00A56179" w:rsidRDefault="00A56179" w:rsidP="00A56179">
      <w:r>
        <w:t>*(Average of [</w:t>
      </w:r>
      <w:proofErr w:type="gramStart"/>
      <w:r>
        <w:t>2, 1</w:t>
      </w:r>
      <w:proofErr w:type="gramEnd"/>
      <w:r>
        <w:t>, 1, 1, 1</w:t>
      </w:r>
      <w:proofErr w:type="gramStart"/>
      <w:r>
        <w:t>])*</w:t>
      </w:r>
      <w:proofErr w:type="gramEnd"/>
    </w:p>
    <w:p w14:paraId="22D2FC6C" w14:textId="77777777" w:rsidR="00A56179" w:rsidRDefault="00A56179" w:rsidP="00A56179"/>
    <w:p w14:paraId="132A8CAF" w14:textId="77777777" w:rsidR="00A56179" w:rsidRDefault="00A56179" w:rsidP="00A56179">
      <w:r>
        <w:t>---</w:t>
      </w:r>
    </w:p>
    <w:p w14:paraId="6263DA0F" w14:textId="77777777" w:rsidR="00A56179" w:rsidRDefault="00A56179" w:rsidP="00A56179"/>
    <w:p w14:paraId="2BB14C0A" w14:textId="77777777" w:rsidR="00A56179" w:rsidRDefault="00A56179" w:rsidP="00A56179">
      <w:r>
        <w:t>## Actionable Improvements</w:t>
      </w:r>
    </w:p>
    <w:p w14:paraId="4BBEE643" w14:textId="77777777" w:rsidR="00A56179" w:rsidRDefault="00A56179" w:rsidP="00A56179">
      <w:r>
        <w:t>1. **Add genre and audience**</w:t>
      </w:r>
    </w:p>
    <w:p w14:paraId="75946EE1" w14:textId="77777777" w:rsidR="00A56179" w:rsidRDefault="00A56179" w:rsidP="00A56179">
      <w:r>
        <w:t xml:space="preserve">   *</w:t>
      </w:r>
      <w:proofErr w:type="gramStart"/>
      <w:r>
        <w:t>Example:*</w:t>
      </w:r>
      <w:proofErr w:type="gramEnd"/>
      <w:r>
        <w:t xml:space="preserve"> "Write a 500-word mystery story for middle schoolers about a stolen artifact, as a children’s book author."</w:t>
      </w:r>
    </w:p>
    <w:p w14:paraId="5A6EA612" w14:textId="77777777" w:rsidR="00A56179" w:rsidRDefault="00A56179" w:rsidP="00A56179"/>
    <w:p w14:paraId="61E5F5F3" w14:textId="77777777" w:rsidR="00A56179" w:rsidRDefault="00A56179" w:rsidP="00A56179">
      <w:r>
        <w:lastRenderedPageBreak/>
        <w:t>2. **Specify key constraints**</w:t>
      </w:r>
    </w:p>
    <w:p w14:paraId="4E195D51" w14:textId="77777777" w:rsidR="00A56179" w:rsidRDefault="00A56179" w:rsidP="00A56179">
      <w:r>
        <w:t xml:space="preserve">   *</w:t>
      </w:r>
      <w:proofErr w:type="gramStart"/>
      <w:r>
        <w:t>Example:*</w:t>
      </w:r>
      <w:proofErr w:type="gramEnd"/>
      <w:r>
        <w:t xml:space="preserve"> "Craft a 300-word sci-fi story with a twist ending, featuring a robot protagonist, in the style of Isaac Asimov."</w:t>
      </w:r>
    </w:p>
    <w:p w14:paraId="3E1DD7CC" w14:textId="77777777" w:rsidR="00A56179" w:rsidRDefault="00A56179" w:rsidP="00A56179"/>
    <w:p w14:paraId="19EC921E" w14:textId="77777777" w:rsidR="00A56179" w:rsidRDefault="00A56179" w:rsidP="00A56179">
      <w:r>
        <w:t>3. **Define the AI’s role**</w:t>
      </w:r>
    </w:p>
    <w:p w14:paraId="23AE36AF" w14:textId="77777777" w:rsidR="00A56179" w:rsidRDefault="00A56179" w:rsidP="00A56179">
      <w:r>
        <w:t xml:space="preserve">   *</w:t>
      </w:r>
      <w:proofErr w:type="gramStart"/>
      <w:r>
        <w:t>Example:*</w:t>
      </w:r>
      <w:proofErr w:type="gramEnd"/>
      <w:r>
        <w:t xml:space="preserve"> "As a Pulitzer-winning literary fiction writer, compose a 1,000-word story about grief, using sparse dialogue and nature metaphors."</w:t>
      </w:r>
    </w:p>
    <w:p w14:paraId="6D748A60" w14:textId="77777777" w:rsidR="00A56179" w:rsidRDefault="00A56179" w:rsidP="00A56179"/>
    <w:p w14:paraId="64F3A282" w14:textId="2AED648F" w:rsidR="00A56179" w:rsidRDefault="00A56179" w:rsidP="00A56179">
      <w:r>
        <w:t>Please enter your prompt for evaluation:</w:t>
      </w:r>
    </w:p>
    <w:p w14:paraId="77A3BB87" w14:textId="77777777" w:rsidR="005016D5" w:rsidRDefault="005016D5" w:rsidP="00A56179"/>
    <w:p w14:paraId="36EFAE05" w14:textId="053ECC8D" w:rsidR="005016D5" w:rsidRPr="002259FF" w:rsidRDefault="005016D5" w:rsidP="00A56179">
      <w:pPr>
        <w:rPr>
          <w:b/>
          <w:bCs/>
          <w:u w:val="single"/>
        </w:rPr>
      </w:pPr>
      <w:r w:rsidRPr="002259FF">
        <w:rPr>
          <w:b/>
          <w:bCs/>
          <w:u w:val="single"/>
        </w:rPr>
        <w:t xml:space="preserve">Test </w:t>
      </w:r>
      <w:proofErr w:type="gramStart"/>
      <w:r w:rsidRPr="002259FF">
        <w:rPr>
          <w:b/>
          <w:bCs/>
          <w:u w:val="single"/>
        </w:rPr>
        <w:t xml:space="preserve">2 </w:t>
      </w:r>
      <w:r w:rsidR="002259FF" w:rsidRPr="002259FF">
        <w:rPr>
          <w:b/>
          <w:bCs/>
          <w:u w:val="single"/>
        </w:rPr>
        <w:t>:</w:t>
      </w:r>
      <w:proofErr w:type="gramEnd"/>
      <w:r w:rsidR="002259FF" w:rsidRPr="002259FF">
        <w:rPr>
          <w:b/>
          <w:bCs/>
          <w:u w:val="single"/>
        </w:rPr>
        <w:t xml:space="preserve"> </w:t>
      </w:r>
      <w:r w:rsidR="002259FF" w:rsidRPr="002259FF">
        <w:rPr>
          <w:b/>
          <w:bCs/>
          <w:u w:val="single"/>
        </w:rPr>
        <w:t>Explain quantum physics</w:t>
      </w:r>
    </w:p>
    <w:p w14:paraId="3FC9AC0E" w14:textId="5C86F1B0" w:rsidR="005016D5" w:rsidRDefault="00436949" w:rsidP="00A56179">
      <w:r w:rsidRPr="00436949">
        <w:drawing>
          <wp:inline distT="0" distB="0" distL="0" distR="0" wp14:anchorId="3FF2D58A" wp14:editId="2272FC15">
            <wp:extent cx="5943600" cy="3477895"/>
            <wp:effectExtent l="0" t="0" r="0" b="8255"/>
            <wp:docPr id="156725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57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075C" w14:textId="77777777" w:rsidR="005016D5" w:rsidRDefault="005016D5" w:rsidP="005016D5">
      <w:r>
        <w:t>vemv2) PS C:\Users\Vishn\Documents\Agentic AI Training\</w:t>
      </w:r>
      <w:proofErr w:type="spellStart"/>
      <w:r>
        <w:t>demolanggraph</w:t>
      </w:r>
      <w:proofErr w:type="spellEnd"/>
      <w:r>
        <w:t>\day3\Assignments&gt; python ScoringAgent_v2.py</w:t>
      </w:r>
    </w:p>
    <w:p w14:paraId="59C32425" w14:textId="77777777" w:rsidR="005016D5" w:rsidRDefault="005016D5" w:rsidP="005016D5">
      <w:r>
        <w:t xml:space="preserve">---Prompt Quality Scoring </w:t>
      </w:r>
      <w:proofErr w:type="gramStart"/>
      <w:r>
        <w:t>Agent!(</w:t>
      </w:r>
      <w:proofErr w:type="gramEnd"/>
      <w:r>
        <w:t>Ready)---</w:t>
      </w:r>
    </w:p>
    <w:p w14:paraId="2E4E8379" w14:textId="77777777" w:rsidR="005016D5" w:rsidRDefault="005016D5" w:rsidP="005016D5">
      <w:r>
        <w:t>Type your prompt to evaluate, or 'exit' to quit.</w:t>
      </w:r>
    </w:p>
    <w:p w14:paraId="15167F3E" w14:textId="77777777" w:rsidR="005016D5" w:rsidRDefault="005016D5" w:rsidP="005016D5"/>
    <w:p w14:paraId="1B1C2F8A" w14:textId="77777777" w:rsidR="005016D5" w:rsidRDefault="005016D5" w:rsidP="005016D5">
      <w:r>
        <w:t>Please enter your prompt for evaluation: Explain quantum physics.</w:t>
      </w:r>
    </w:p>
    <w:p w14:paraId="23587596" w14:textId="77777777" w:rsidR="005016D5" w:rsidRDefault="005016D5" w:rsidP="005016D5"/>
    <w:p w14:paraId="13A3B4AA" w14:textId="77777777" w:rsidR="005016D5" w:rsidRDefault="005016D5" w:rsidP="005016D5"/>
    <w:p w14:paraId="0A56A7F1" w14:textId="77777777" w:rsidR="005016D5" w:rsidRDefault="005016D5" w:rsidP="005016D5">
      <w:r>
        <w:t xml:space="preserve">&gt; Entering new </w:t>
      </w:r>
      <w:proofErr w:type="spellStart"/>
      <w:r>
        <w:t>AgentExecutor</w:t>
      </w:r>
      <w:proofErr w:type="spellEnd"/>
      <w:r>
        <w:t xml:space="preserve"> chain...</w:t>
      </w:r>
    </w:p>
    <w:p w14:paraId="39757549" w14:textId="77777777" w:rsidR="005016D5" w:rsidRDefault="005016D5" w:rsidP="005016D5"/>
    <w:p w14:paraId="6A2135DA" w14:textId="77777777" w:rsidR="005016D5" w:rsidRDefault="005016D5" w:rsidP="005016D5">
      <w:r>
        <w:t>Invoking: `</w:t>
      </w:r>
      <w:proofErr w:type="spellStart"/>
      <w:r>
        <w:t>calculate_final_score</w:t>
      </w:r>
      <w:proofErr w:type="spellEnd"/>
      <w:r>
        <w:t xml:space="preserve">` with </w:t>
      </w:r>
      <w:proofErr w:type="gramStart"/>
      <w:r>
        <w:t>`{</w:t>
      </w:r>
      <w:proofErr w:type="gramEnd"/>
      <w:r>
        <w:t>'persona': 1, 'clarity': 3, 'specificity': 2, 'context': 1, '</w:t>
      </w:r>
      <w:proofErr w:type="spellStart"/>
      <w:r>
        <w:t>format_score</w:t>
      </w:r>
      <w:proofErr w:type="spellEnd"/>
      <w:r>
        <w:t xml:space="preserve">': </w:t>
      </w:r>
      <w:proofErr w:type="gramStart"/>
      <w:r>
        <w:t>1}`</w:t>
      </w:r>
      <w:proofErr w:type="gramEnd"/>
    </w:p>
    <w:p w14:paraId="171BDF37" w14:textId="77777777" w:rsidR="005016D5" w:rsidRDefault="005016D5" w:rsidP="005016D5">
      <w:proofErr w:type="gramStart"/>
      <w:r>
        <w:t>responded: #</w:t>
      </w:r>
      <w:proofErr w:type="gramEnd"/>
      <w:r>
        <w:t xml:space="preserve"> Prompt Evaluation Report</w:t>
      </w:r>
    </w:p>
    <w:p w14:paraId="234EED7D" w14:textId="77777777" w:rsidR="005016D5" w:rsidRDefault="005016D5" w:rsidP="005016D5"/>
    <w:p w14:paraId="25F9AA34" w14:textId="77777777" w:rsidR="005016D5" w:rsidRDefault="005016D5" w:rsidP="005016D5">
      <w:r>
        <w:t>## Scores</w:t>
      </w:r>
    </w:p>
    <w:p w14:paraId="760365E7" w14:textId="77777777" w:rsidR="005016D5" w:rsidRDefault="005016D5" w:rsidP="005016D5">
      <w:r>
        <w:t>| Criteria      | Score | Rationale |</w:t>
      </w:r>
    </w:p>
    <w:p w14:paraId="7B694706" w14:textId="77777777" w:rsidR="005016D5" w:rsidRDefault="005016D5" w:rsidP="005016D5">
      <w:proofErr w:type="gramStart"/>
      <w:r>
        <w:t>|---------------|-------|-----------|</w:t>
      </w:r>
      <w:proofErr w:type="gramEnd"/>
    </w:p>
    <w:p w14:paraId="10D6B7FB" w14:textId="77777777" w:rsidR="005016D5" w:rsidRDefault="005016D5" w:rsidP="005016D5">
      <w:r>
        <w:t>| Clarity       | 3     | The goal is clear but overly broad ("explain quantum physics" lacks scope or focus). |</w:t>
      </w:r>
    </w:p>
    <w:p w14:paraId="185CC2F8" w14:textId="77777777" w:rsidR="005016D5" w:rsidRDefault="005016D5" w:rsidP="005016D5">
      <w:r>
        <w:t>| Specificity   | 2     | No details on audience, key concepts, depth, or constraints provided. |</w:t>
      </w:r>
    </w:p>
    <w:p w14:paraId="39B07312" w14:textId="77777777" w:rsidR="005016D5" w:rsidRDefault="005016D5" w:rsidP="005016D5">
      <w:r>
        <w:t>| Context       | 1     | No background, audience, or use case specified (e.g., "for a high school project"). |</w:t>
      </w:r>
    </w:p>
    <w:p w14:paraId="413B3E40" w14:textId="77777777" w:rsidR="005016D5" w:rsidRDefault="005016D5" w:rsidP="005016D5">
      <w:r>
        <w:t>| Output Format | 1     | No constraints on tone, length, or structure (e.g., "in 200 words" or "with analogies"). |</w:t>
      </w:r>
    </w:p>
    <w:p w14:paraId="18CFE662" w14:textId="77777777" w:rsidR="005016D5" w:rsidRDefault="005016D5" w:rsidP="005016D5">
      <w:r>
        <w:t>| Persona       | 1     | No expert role assigned (e.g., "as a university professor" or "for a beginner"). |</w:t>
      </w:r>
    </w:p>
    <w:p w14:paraId="7AC5FBDD" w14:textId="77777777" w:rsidR="005016D5" w:rsidRDefault="005016D5" w:rsidP="005016D5"/>
    <w:p w14:paraId="185C4B51" w14:textId="77777777" w:rsidR="005016D5" w:rsidRDefault="005016D5" w:rsidP="005016D5">
      <w:r>
        <w:t>## Final Score</w:t>
      </w:r>
    </w:p>
    <w:p w14:paraId="27C229FC" w14:textId="77777777" w:rsidR="005016D5" w:rsidRDefault="005016D5" w:rsidP="005016D5">
      <w:r>
        <w:t xml:space="preserve">**1.6/10**  </w:t>
      </w:r>
    </w:p>
    <w:p w14:paraId="5ED16DEE" w14:textId="77777777" w:rsidR="005016D5" w:rsidRDefault="005016D5" w:rsidP="005016D5">
      <w:r>
        <w:t>*(Calculated as (3 + 2 + 1 + 1 + 1)/</w:t>
      </w:r>
      <w:proofErr w:type="gramStart"/>
      <w:r>
        <w:t>5)*</w:t>
      </w:r>
      <w:proofErr w:type="gramEnd"/>
    </w:p>
    <w:p w14:paraId="237324F2" w14:textId="77777777" w:rsidR="005016D5" w:rsidRDefault="005016D5" w:rsidP="005016D5"/>
    <w:p w14:paraId="135D1775" w14:textId="77777777" w:rsidR="005016D5" w:rsidRDefault="005016D5" w:rsidP="005016D5">
      <w:r>
        <w:lastRenderedPageBreak/>
        <w:t>## Explanation</w:t>
      </w:r>
    </w:p>
    <w:p w14:paraId="7559982D" w14:textId="77777777" w:rsidR="005016D5" w:rsidRDefault="005016D5" w:rsidP="005016D5">
      <w:r>
        <w:t xml:space="preserve">The prompt is dangerously vague. Quantum physics spans from basic principles to advanced mathematics—without specifying *who* needs the explanation, *what* to cover, or *how* to present it, the AI must guess. </w:t>
      </w:r>
      <w:proofErr w:type="gramStart"/>
      <w:r>
        <w:t>This risks</w:t>
      </w:r>
      <w:proofErr w:type="gramEnd"/>
      <w:r>
        <w:t xml:space="preserve"> producing either overly technical content for a novice or oversimplified content for an expert.</w:t>
      </w:r>
    </w:p>
    <w:p w14:paraId="092FEACA" w14:textId="77777777" w:rsidR="005016D5" w:rsidRDefault="005016D5" w:rsidP="005016D5"/>
    <w:p w14:paraId="0E4F055A" w14:textId="77777777" w:rsidR="005016D5" w:rsidRDefault="005016D5" w:rsidP="005016D5">
      <w:r>
        <w:t>## Improvement Suggestions</w:t>
      </w:r>
    </w:p>
    <w:p w14:paraId="088D097E" w14:textId="77777777" w:rsidR="005016D5" w:rsidRDefault="005016D5" w:rsidP="005016D5">
      <w:r>
        <w:t xml:space="preserve">1. **Add audience specificity**:  </w:t>
      </w:r>
    </w:p>
    <w:p w14:paraId="25B1D84E" w14:textId="77777777" w:rsidR="005016D5" w:rsidRDefault="005016D5" w:rsidP="005016D5">
      <w:r>
        <w:t xml:space="preserve">   *Example*: "Explain quantum entanglement to a 15-year-old using a pizza analogy, in under 150 words."</w:t>
      </w:r>
    </w:p>
    <w:p w14:paraId="32C3DE49" w14:textId="77777777" w:rsidR="005016D5" w:rsidRDefault="005016D5" w:rsidP="005016D5">
      <w:r>
        <w:t xml:space="preserve">   </w:t>
      </w:r>
    </w:p>
    <w:p w14:paraId="1F3367F8" w14:textId="77777777" w:rsidR="005016D5" w:rsidRDefault="005016D5" w:rsidP="005016D5">
      <w:r>
        <w:t xml:space="preserve">2. **Define key concepts and constraints**:  </w:t>
      </w:r>
    </w:p>
    <w:p w14:paraId="12285995" w14:textId="77777777" w:rsidR="005016D5" w:rsidRDefault="005016D5" w:rsidP="005016D5">
      <w:r>
        <w:t xml:space="preserve">   *Example*: "List 3 real-world applications of quantum physics (e.g., MRI machines) with brief explanations, avoiding equations."</w:t>
      </w:r>
    </w:p>
    <w:p w14:paraId="31015D5B" w14:textId="77777777" w:rsidR="005016D5" w:rsidRDefault="005016D5" w:rsidP="005016D5"/>
    <w:p w14:paraId="1C6736B1" w14:textId="77777777" w:rsidR="005016D5" w:rsidRDefault="005016D5" w:rsidP="005016D5">
      <w:r>
        <w:t xml:space="preserve">3. **Assign a persona**:  </w:t>
      </w:r>
    </w:p>
    <w:p w14:paraId="3EA9D47B" w14:textId="77777777" w:rsidR="005016D5" w:rsidRDefault="005016D5" w:rsidP="005016D5">
      <w:r>
        <w:t xml:space="preserve">   *Example*: "As a Nobel Prize-winning physicist, explain quantum superposition to a non-scientist in 3 bullet points."</w:t>
      </w:r>
    </w:p>
    <w:p w14:paraId="144944A8" w14:textId="77777777" w:rsidR="005016D5" w:rsidRDefault="005016D5" w:rsidP="005016D5"/>
    <w:p w14:paraId="59DBAFEE" w14:textId="77777777" w:rsidR="005016D5" w:rsidRDefault="005016D5" w:rsidP="005016D5"/>
    <w:p w14:paraId="5BF92190" w14:textId="77777777" w:rsidR="005016D5" w:rsidRDefault="005016D5" w:rsidP="005016D5"/>
    <w:p w14:paraId="7F8984EC" w14:textId="77777777" w:rsidR="005016D5" w:rsidRDefault="005016D5" w:rsidP="005016D5">
      <w:r>
        <w:t>Final Score: 1.6/10# Prompt Evaluation Report</w:t>
      </w:r>
    </w:p>
    <w:p w14:paraId="59BD5C5A" w14:textId="77777777" w:rsidR="005016D5" w:rsidRDefault="005016D5" w:rsidP="005016D5"/>
    <w:p w14:paraId="508CC408" w14:textId="77777777" w:rsidR="005016D5" w:rsidRDefault="005016D5" w:rsidP="005016D5">
      <w:r>
        <w:t>## Scores</w:t>
      </w:r>
    </w:p>
    <w:p w14:paraId="434950DB" w14:textId="77777777" w:rsidR="005016D5" w:rsidRDefault="005016D5" w:rsidP="005016D5">
      <w:r>
        <w:t>| Criteria      | Score | Rationale |</w:t>
      </w:r>
    </w:p>
    <w:p w14:paraId="6EAFB540" w14:textId="77777777" w:rsidR="005016D5" w:rsidRDefault="005016D5" w:rsidP="005016D5">
      <w:proofErr w:type="gramStart"/>
      <w:r>
        <w:t>|---------------|-------|-----------|</w:t>
      </w:r>
      <w:proofErr w:type="gramEnd"/>
    </w:p>
    <w:p w14:paraId="65C95454" w14:textId="77777777" w:rsidR="005016D5" w:rsidRDefault="005016D5" w:rsidP="005016D5">
      <w:r>
        <w:t>| Clarity       | 3     | The goal is clear but lacks scope (e.g., "quantum physics" could mean anything from basic principles to quantum computing). |</w:t>
      </w:r>
    </w:p>
    <w:p w14:paraId="77B512EC" w14:textId="77777777" w:rsidR="005016D5" w:rsidRDefault="005016D5" w:rsidP="005016D5">
      <w:r>
        <w:lastRenderedPageBreak/>
        <w:t>| Specificity   | 2     | No mention of key concepts, depth, or constraints (e.g., "avoid equations" or "focus on Schrödinger's cat"). |</w:t>
      </w:r>
    </w:p>
    <w:p w14:paraId="78A3E3F6" w14:textId="77777777" w:rsidR="005016D5" w:rsidRDefault="005016D5" w:rsidP="005016D5">
      <w:r>
        <w:t>| Context       | 1     | No audience, use case, or background provided (e.g., "for a high school physics class"). |</w:t>
      </w:r>
    </w:p>
    <w:p w14:paraId="426D5ADD" w14:textId="77777777" w:rsidR="005016D5" w:rsidRDefault="005016D5" w:rsidP="005016D5">
      <w:r>
        <w:t>| Output Format | 1     | No structural or length constraints (e.g., "3 bullet points" or "under 100 words"). |</w:t>
      </w:r>
    </w:p>
    <w:p w14:paraId="7843ABEB" w14:textId="77777777" w:rsidR="005016D5" w:rsidRDefault="005016D5" w:rsidP="005016D5">
      <w:r>
        <w:t>| Persona       | 1     | No expert role specified (e.g., "as a physics educator" or "for a curious 10-year-old"). |</w:t>
      </w:r>
    </w:p>
    <w:p w14:paraId="57275C31" w14:textId="77777777" w:rsidR="005016D5" w:rsidRDefault="005016D5" w:rsidP="005016D5"/>
    <w:p w14:paraId="1C08AD87" w14:textId="77777777" w:rsidR="005016D5" w:rsidRDefault="005016D5" w:rsidP="005016D5">
      <w:r>
        <w:t>## Final Score</w:t>
      </w:r>
    </w:p>
    <w:p w14:paraId="13F5D2D6" w14:textId="77777777" w:rsidR="005016D5" w:rsidRDefault="005016D5" w:rsidP="005016D5">
      <w:r>
        <w:t xml:space="preserve">**1.6/10**  </w:t>
      </w:r>
    </w:p>
    <w:p w14:paraId="58A61775" w14:textId="77777777" w:rsidR="005016D5" w:rsidRDefault="005016D5" w:rsidP="005016D5">
      <w:r>
        <w:t>*(Calculated as (3 + 2 + 1 + 1 + 1)/</w:t>
      </w:r>
      <w:proofErr w:type="gramStart"/>
      <w:r>
        <w:t>5)*</w:t>
      </w:r>
      <w:proofErr w:type="gramEnd"/>
    </w:p>
    <w:p w14:paraId="76DEDAC9" w14:textId="77777777" w:rsidR="005016D5" w:rsidRDefault="005016D5" w:rsidP="005016D5"/>
    <w:p w14:paraId="5E7C57D0" w14:textId="77777777" w:rsidR="005016D5" w:rsidRDefault="005016D5" w:rsidP="005016D5">
      <w:r>
        <w:t>## Explanation</w:t>
      </w:r>
    </w:p>
    <w:p w14:paraId="6341BE12" w14:textId="77777777" w:rsidR="005016D5" w:rsidRDefault="005016D5" w:rsidP="005016D5">
      <w:r>
        <w:t>This prompt is dangerously vague. Quantum physics spans decades of research and requires tailored explanations for different audiences. Without specifying *who* needs the explanation, *what* to cover, or *how* to present it, the AI must guess—resulting in either overly technical content for beginners or oversimplified content for experts.</w:t>
      </w:r>
    </w:p>
    <w:p w14:paraId="6C25ADE0" w14:textId="77777777" w:rsidR="005016D5" w:rsidRDefault="005016D5" w:rsidP="005016D5"/>
    <w:p w14:paraId="7C8C5572" w14:textId="77777777" w:rsidR="005016D5" w:rsidRDefault="005016D5" w:rsidP="005016D5">
      <w:r>
        <w:t>## Improvement Suggestions</w:t>
      </w:r>
    </w:p>
    <w:p w14:paraId="2EB6E5FC" w14:textId="77777777" w:rsidR="005016D5" w:rsidRDefault="005016D5" w:rsidP="005016D5">
      <w:r>
        <w:t xml:space="preserve">1. **Define audience and scope**:  </w:t>
      </w:r>
    </w:p>
    <w:p w14:paraId="39A1B9DB" w14:textId="77777777" w:rsidR="005016D5" w:rsidRDefault="005016D5" w:rsidP="005016D5">
      <w:r>
        <w:t xml:space="preserve">   *Example*: "Explain quantum superposition to a 12-year-old using a coin-flipping analogy, in 3 sentences."  </w:t>
      </w:r>
    </w:p>
    <w:p w14:paraId="0C63E113" w14:textId="77777777" w:rsidR="005016D5" w:rsidRDefault="005016D5" w:rsidP="005016D5">
      <w:r>
        <w:t xml:space="preserve">   </w:t>
      </w:r>
    </w:p>
    <w:p w14:paraId="6EBE598F" w14:textId="77777777" w:rsidR="005016D5" w:rsidRDefault="005016D5" w:rsidP="005016D5">
      <w:r>
        <w:t xml:space="preserve">2. **Specify constraints**:  </w:t>
      </w:r>
    </w:p>
    <w:p w14:paraId="177EC3FB" w14:textId="77777777" w:rsidR="005016D5" w:rsidRDefault="005016D5" w:rsidP="005016D5">
      <w:r>
        <w:t xml:space="preserve">   *Example*: "List 2 quantum computing applications (e.g., cryptography) with one-sentence explanations, avoiding math."  </w:t>
      </w:r>
    </w:p>
    <w:p w14:paraId="75311F90" w14:textId="77777777" w:rsidR="005016D5" w:rsidRDefault="005016D5" w:rsidP="005016D5">
      <w:r>
        <w:t xml:space="preserve">   </w:t>
      </w:r>
    </w:p>
    <w:p w14:paraId="7894DE08" w14:textId="77777777" w:rsidR="005016D5" w:rsidRDefault="005016D5" w:rsidP="005016D5">
      <w:r>
        <w:t xml:space="preserve">3. **Assign a persona**:  </w:t>
      </w:r>
    </w:p>
    <w:p w14:paraId="0216C987" w14:textId="77777777" w:rsidR="005016D5" w:rsidRDefault="005016D5" w:rsidP="005016D5">
      <w:r>
        <w:lastRenderedPageBreak/>
        <w:t xml:space="preserve">   *Example*: "As a TED Talk speaker, explain quantum entanglement in 60 seconds using a 'magic trick' analogy."</w:t>
      </w:r>
    </w:p>
    <w:p w14:paraId="3F3DF3D2" w14:textId="77777777" w:rsidR="005016D5" w:rsidRDefault="005016D5" w:rsidP="005016D5"/>
    <w:p w14:paraId="46BF8679" w14:textId="77777777" w:rsidR="005016D5" w:rsidRDefault="005016D5" w:rsidP="005016D5">
      <w:r>
        <w:t>&gt; Finished chain.</w:t>
      </w:r>
    </w:p>
    <w:p w14:paraId="3C96AFDE" w14:textId="77777777" w:rsidR="005016D5" w:rsidRDefault="005016D5" w:rsidP="005016D5"/>
    <w:p w14:paraId="7BE59E4D" w14:textId="77777777" w:rsidR="005016D5" w:rsidRDefault="005016D5" w:rsidP="005016D5">
      <w:r>
        <w:t>--- Evaluation Report ---</w:t>
      </w:r>
    </w:p>
    <w:p w14:paraId="32F6FB31" w14:textId="77777777" w:rsidR="005016D5" w:rsidRDefault="005016D5" w:rsidP="005016D5"/>
    <w:p w14:paraId="480F4D29" w14:textId="77777777" w:rsidR="005016D5" w:rsidRDefault="005016D5" w:rsidP="005016D5">
      <w:r>
        <w:t># Prompt Evaluation Report</w:t>
      </w:r>
    </w:p>
    <w:p w14:paraId="0E0FE6E1" w14:textId="77777777" w:rsidR="005016D5" w:rsidRDefault="005016D5" w:rsidP="005016D5"/>
    <w:p w14:paraId="1318F612" w14:textId="77777777" w:rsidR="005016D5" w:rsidRDefault="005016D5" w:rsidP="005016D5">
      <w:r>
        <w:t>## Scores</w:t>
      </w:r>
    </w:p>
    <w:p w14:paraId="3FA4CA16" w14:textId="77777777" w:rsidR="005016D5" w:rsidRDefault="005016D5" w:rsidP="005016D5">
      <w:r>
        <w:t>| Criteria      | Score | Rationale |</w:t>
      </w:r>
    </w:p>
    <w:p w14:paraId="2FE974A7" w14:textId="77777777" w:rsidR="005016D5" w:rsidRDefault="005016D5" w:rsidP="005016D5">
      <w:proofErr w:type="gramStart"/>
      <w:r>
        <w:t>|---------------|-------|-----------|</w:t>
      </w:r>
      <w:proofErr w:type="gramEnd"/>
    </w:p>
    <w:p w14:paraId="2A2CE929" w14:textId="77777777" w:rsidR="005016D5" w:rsidRDefault="005016D5" w:rsidP="005016D5">
      <w:r>
        <w:t>| Clarity       | 3     | The goal is clear but lacks scope (e.g., "quantum physics" could mean anything from basic principles to quantum computing). |</w:t>
      </w:r>
    </w:p>
    <w:p w14:paraId="17F9901B" w14:textId="77777777" w:rsidR="005016D5" w:rsidRDefault="005016D5" w:rsidP="005016D5">
      <w:r>
        <w:t>| Specificity   | 2     | No mention of key concepts, depth, or constraints (e.g., "avoid equations" or "focus on Schrödinger's cat"). |</w:t>
      </w:r>
    </w:p>
    <w:p w14:paraId="5C1A16DA" w14:textId="77777777" w:rsidR="005016D5" w:rsidRDefault="005016D5" w:rsidP="005016D5">
      <w:r>
        <w:t>| Context       | 1     | No audience, use case, or background provided (e.g., "for a high school physics class"). |</w:t>
      </w:r>
    </w:p>
    <w:p w14:paraId="6FEB8820" w14:textId="77777777" w:rsidR="005016D5" w:rsidRDefault="005016D5" w:rsidP="005016D5">
      <w:r>
        <w:t>| Output Format | 1     | No structural or length constraints (e.g., "3 bullet points" or "under 100 words"). |</w:t>
      </w:r>
    </w:p>
    <w:p w14:paraId="39D23926" w14:textId="77777777" w:rsidR="005016D5" w:rsidRDefault="005016D5" w:rsidP="005016D5">
      <w:r>
        <w:t>| Persona       | 1     | No expert role specified (e.g., "as a physics educator" or "for a curious 10-year-old"). |</w:t>
      </w:r>
    </w:p>
    <w:p w14:paraId="50E734A8" w14:textId="77777777" w:rsidR="005016D5" w:rsidRDefault="005016D5" w:rsidP="005016D5"/>
    <w:p w14:paraId="50DBE04E" w14:textId="77777777" w:rsidR="005016D5" w:rsidRDefault="005016D5" w:rsidP="005016D5">
      <w:r>
        <w:t>## Final Score</w:t>
      </w:r>
    </w:p>
    <w:p w14:paraId="1E38F0EC" w14:textId="77777777" w:rsidR="005016D5" w:rsidRDefault="005016D5" w:rsidP="005016D5">
      <w:r>
        <w:t>**1.6/10**</w:t>
      </w:r>
    </w:p>
    <w:p w14:paraId="097F4662" w14:textId="77777777" w:rsidR="005016D5" w:rsidRDefault="005016D5" w:rsidP="005016D5">
      <w:r>
        <w:t>*(Calculated as (3 + 2 + 1 + 1 + 1)/</w:t>
      </w:r>
      <w:proofErr w:type="gramStart"/>
      <w:r>
        <w:t>5)*</w:t>
      </w:r>
      <w:proofErr w:type="gramEnd"/>
    </w:p>
    <w:p w14:paraId="72BBDD5D" w14:textId="77777777" w:rsidR="005016D5" w:rsidRDefault="005016D5" w:rsidP="005016D5"/>
    <w:p w14:paraId="2C2828BB" w14:textId="77777777" w:rsidR="005016D5" w:rsidRDefault="005016D5" w:rsidP="005016D5">
      <w:r>
        <w:t>## Explanation</w:t>
      </w:r>
    </w:p>
    <w:p w14:paraId="1BAF4FCC" w14:textId="77777777" w:rsidR="005016D5" w:rsidRDefault="005016D5" w:rsidP="005016D5">
      <w:r>
        <w:lastRenderedPageBreak/>
        <w:t>This prompt is dangerously vague. Quantum physics spans decades of research and requires tailored explanations for different audiences. Without specifying *who* needs the explanation, *what* to cover, or *how* to present it, the AI must guess—resulting in either overly technical content for beginners or oversimplified content for experts.</w:t>
      </w:r>
    </w:p>
    <w:p w14:paraId="2F9511FD" w14:textId="77777777" w:rsidR="005016D5" w:rsidRDefault="005016D5" w:rsidP="005016D5"/>
    <w:p w14:paraId="04DFD854" w14:textId="77777777" w:rsidR="005016D5" w:rsidRDefault="005016D5" w:rsidP="005016D5">
      <w:r>
        <w:t>## Improvement Suggestions</w:t>
      </w:r>
    </w:p>
    <w:p w14:paraId="1A7AB196" w14:textId="77777777" w:rsidR="005016D5" w:rsidRDefault="005016D5" w:rsidP="005016D5">
      <w:r>
        <w:t>1. **Define audience and scope**:</w:t>
      </w:r>
    </w:p>
    <w:p w14:paraId="6FFB7B44" w14:textId="77777777" w:rsidR="005016D5" w:rsidRDefault="005016D5" w:rsidP="005016D5">
      <w:r>
        <w:t xml:space="preserve">   *Example*: "Explain quantum superposition to a 12-year-old using a coin-flipping analogy, in 3 sentences."</w:t>
      </w:r>
    </w:p>
    <w:p w14:paraId="1DB4CD40" w14:textId="77777777" w:rsidR="005016D5" w:rsidRDefault="005016D5" w:rsidP="005016D5"/>
    <w:p w14:paraId="3C32D94E" w14:textId="77777777" w:rsidR="005016D5" w:rsidRDefault="005016D5" w:rsidP="005016D5">
      <w:r>
        <w:t>2. **Specify constraints**:</w:t>
      </w:r>
    </w:p>
    <w:p w14:paraId="05C76300" w14:textId="77777777" w:rsidR="005016D5" w:rsidRDefault="005016D5" w:rsidP="005016D5">
      <w:r>
        <w:t xml:space="preserve">   *Example*: "List 2 quantum computing applications (e.g., cryptography) with one-sentence explanations, avoiding math."</w:t>
      </w:r>
    </w:p>
    <w:p w14:paraId="4D2DAC6C" w14:textId="77777777" w:rsidR="005016D5" w:rsidRDefault="005016D5" w:rsidP="005016D5"/>
    <w:p w14:paraId="6C3C98A1" w14:textId="77777777" w:rsidR="005016D5" w:rsidRDefault="005016D5" w:rsidP="005016D5">
      <w:r>
        <w:t>3. **Assign a persona**:</w:t>
      </w:r>
    </w:p>
    <w:p w14:paraId="6BB839D1" w14:textId="77777777" w:rsidR="005016D5" w:rsidRDefault="005016D5" w:rsidP="005016D5">
      <w:r>
        <w:t xml:space="preserve">   *Example*: "As a TED Talk speaker, explain quantum entanglement in 60 seconds using a 'magic trick' analogy."</w:t>
      </w:r>
    </w:p>
    <w:p w14:paraId="158F0555" w14:textId="77777777" w:rsidR="005016D5" w:rsidRDefault="005016D5" w:rsidP="005016D5"/>
    <w:p w14:paraId="7293E626" w14:textId="2ACC51D7" w:rsidR="005016D5" w:rsidRDefault="005016D5" w:rsidP="005016D5">
      <w:r>
        <w:t>Please enter your prompt for evaluation:</w:t>
      </w:r>
    </w:p>
    <w:p w14:paraId="1AAB006F" w14:textId="3F5D8EE1" w:rsidR="005016D5" w:rsidRDefault="00B46A50" w:rsidP="005016D5">
      <w:r w:rsidRPr="00B46A50">
        <w:lastRenderedPageBreak/>
        <w:drawing>
          <wp:inline distT="0" distB="0" distL="0" distR="0" wp14:anchorId="033F1C7E" wp14:editId="1DCE974E">
            <wp:extent cx="5943600" cy="3776345"/>
            <wp:effectExtent l="0" t="0" r="0" b="0"/>
            <wp:docPr id="4898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72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6423" w14:textId="77777777" w:rsidR="00C96DE1" w:rsidRDefault="00C96DE1" w:rsidP="005016D5">
      <w:pPr>
        <w:rPr>
          <w:ins w:id="0" w:author="Vishnu Moochickal" w:date="2026-02-01T17:19:00Z" w16du:dateUtc="2026-02-01T23:19:00Z"/>
        </w:rPr>
      </w:pPr>
    </w:p>
    <w:p w14:paraId="032C77AD" w14:textId="51D6F9BD" w:rsidR="005016D5" w:rsidRPr="00723EC9" w:rsidRDefault="005016D5" w:rsidP="005016D5">
      <w:pPr>
        <w:rPr>
          <w:b/>
          <w:bCs/>
          <w:u w:val="single"/>
        </w:rPr>
      </w:pPr>
      <w:r w:rsidRPr="00723EC9">
        <w:rPr>
          <w:b/>
          <w:bCs/>
          <w:u w:val="single"/>
        </w:rPr>
        <w:t>Test 3:</w:t>
      </w:r>
      <w:r w:rsidR="00723EC9" w:rsidRPr="00723EC9">
        <w:rPr>
          <w:b/>
          <w:bCs/>
          <w:u w:val="single"/>
        </w:rPr>
        <w:t xml:space="preserve"> Explain how a car engine works for a beginner.</w:t>
      </w:r>
      <w:ins w:id="1" w:author="Vishnu Moochickal" w:date="2026-02-01T17:19:00Z" w16du:dateUtc="2026-02-01T23:19:00Z">
        <w:r w:rsidR="00C96DE1" w:rsidRPr="00723EC9">
          <w:rPr>
            <w:b/>
            <w:bCs/>
            <w:u w:val="single"/>
          </w:rPr>
          <w:t xml:space="preserve"> </w:t>
        </w:r>
      </w:ins>
    </w:p>
    <w:p w14:paraId="480A06EC" w14:textId="654834CA" w:rsidR="005016D5" w:rsidRDefault="006B7C0B" w:rsidP="005016D5">
      <w:r w:rsidRPr="006B7C0B">
        <w:lastRenderedPageBreak/>
        <w:drawing>
          <wp:inline distT="0" distB="0" distL="0" distR="0" wp14:anchorId="1E1E10B6" wp14:editId="5E9A503B">
            <wp:extent cx="5943600" cy="3871595"/>
            <wp:effectExtent l="0" t="0" r="0" b="0"/>
            <wp:docPr id="201359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99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9C8D" w14:textId="77777777" w:rsidR="00723EC9" w:rsidRDefault="00723EC9" w:rsidP="005016D5"/>
    <w:p w14:paraId="067A2B23" w14:textId="63DC59F2" w:rsidR="00723EC9" w:rsidRDefault="00723EC9" w:rsidP="005016D5">
      <w:pPr>
        <w:rPr>
          <w:b/>
          <w:bCs/>
          <w:u w:val="single"/>
        </w:rPr>
      </w:pPr>
      <w:r w:rsidRPr="00483264">
        <w:rPr>
          <w:b/>
          <w:bCs/>
          <w:u w:val="single"/>
        </w:rPr>
        <w:t xml:space="preserve">Test 4: </w:t>
      </w:r>
      <w:r w:rsidR="00483264" w:rsidRPr="00483264">
        <w:rPr>
          <w:b/>
          <w:bCs/>
          <w:u w:val="single"/>
        </w:rPr>
        <w:t>You are an expert Python developer. Review the following code for security vulnerabilities and output your findings as a JSON list</w:t>
      </w:r>
    </w:p>
    <w:p w14:paraId="45CF07B6" w14:textId="77777777" w:rsidR="00483264" w:rsidRDefault="00483264" w:rsidP="005016D5">
      <w:pPr>
        <w:rPr>
          <w:b/>
          <w:bCs/>
          <w:u w:val="single"/>
        </w:rPr>
      </w:pPr>
    </w:p>
    <w:p w14:paraId="5015F3A8" w14:textId="75AE5B78" w:rsidR="00483264" w:rsidRDefault="00AA2036" w:rsidP="005016D5">
      <w:pPr>
        <w:rPr>
          <w:b/>
          <w:bCs/>
          <w:u w:val="single"/>
        </w:rPr>
      </w:pPr>
      <w:r w:rsidRPr="00AA2036">
        <w:rPr>
          <w:b/>
          <w:bCs/>
          <w:u w:val="single"/>
        </w:rPr>
        <w:lastRenderedPageBreak/>
        <w:drawing>
          <wp:inline distT="0" distB="0" distL="0" distR="0" wp14:anchorId="3CF811F4" wp14:editId="25AB137D">
            <wp:extent cx="5943600" cy="3533140"/>
            <wp:effectExtent l="0" t="0" r="0" b="0"/>
            <wp:docPr id="68694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7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22F7" w14:textId="77777777" w:rsidR="00AA2036" w:rsidRDefault="00AA2036" w:rsidP="005016D5">
      <w:pPr>
        <w:rPr>
          <w:b/>
          <w:bCs/>
          <w:u w:val="single"/>
        </w:rPr>
      </w:pPr>
    </w:p>
    <w:p w14:paraId="6D5520AA" w14:textId="37BFB3A8" w:rsidR="00AA2036" w:rsidRDefault="00A838AB" w:rsidP="005016D5">
      <w:pPr>
        <w:rPr>
          <w:b/>
          <w:bCs/>
          <w:u w:val="single"/>
        </w:rPr>
      </w:pPr>
      <w:r w:rsidRPr="00A838AB">
        <w:rPr>
          <w:b/>
          <w:bCs/>
          <w:u w:val="single"/>
        </w:rPr>
        <w:drawing>
          <wp:inline distT="0" distB="0" distL="0" distR="0" wp14:anchorId="505BF3CB" wp14:editId="6C9A06E7">
            <wp:extent cx="5943600" cy="3531235"/>
            <wp:effectExtent l="0" t="0" r="0" b="0"/>
            <wp:docPr id="187744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0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E7F9" w14:textId="1AF949A4" w:rsidR="00A838AB" w:rsidRDefault="00A838AB" w:rsidP="005016D5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Test </w:t>
      </w:r>
      <w:proofErr w:type="gramStart"/>
      <w:r>
        <w:rPr>
          <w:b/>
          <w:bCs/>
          <w:u w:val="single"/>
        </w:rPr>
        <w:t>5 :</w:t>
      </w:r>
      <w:proofErr w:type="gramEnd"/>
      <w:r>
        <w:rPr>
          <w:b/>
          <w:bCs/>
          <w:u w:val="single"/>
        </w:rPr>
        <w:t xml:space="preserve"> </w:t>
      </w:r>
      <w:r w:rsidRPr="00A838AB">
        <w:rPr>
          <w:b/>
          <w:bCs/>
          <w:u w:val="single"/>
        </w:rPr>
        <w:t>As a professional historian, explain the causes of the French Revolution for high schoolers using bullet points</w:t>
      </w:r>
    </w:p>
    <w:p w14:paraId="304FE06C" w14:textId="77777777" w:rsidR="00A838AB" w:rsidRDefault="00A838AB" w:rsidP="005016D5">
      <w:pPr>
        <w:rPr>
          <w:b/>
          <w:bCs/>
          <w:u w:val="single"/>
        </w:rPr>
      </w:pPr>
    </w:p>
    <w:p w14:paraId="497381CF" w14:textId="635A5A78" w:rsidR="00A838AB" w:rsidRDefault="00344ACD" w:rsidP="005016D5">
      <w:pPr>
        <w:rPr>
          <w:b/>
          <w:bCs/>
          <w:u w:val="single"/>
        </w:rPr>
      </w:pPr>
      <w:r w:rsidRPr="00344ACD">
        <w:rPr>
          <w:b/>
          <w:bCs/>
          <w:u w:val="single"/>
        </w:rPr>
        <w:drawing>
          <wp:inline distT="0" distB="0" distL="0" distR="0" wp14:anchorId="1C4DA03D" wp14:editId="59425CCC">
            <wp:extent cx="5943600" cy="3531235"/>
            <wp:effectExtent l="0" t="0" r="0" b="0"/>
            <wp:docPr id="185173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39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200F" w14:textId="13A96D08" w:rsidR="00344ACD" w:rsidRDefault="00532390" w:rsidP="005016D5">
      <w:pPr>
        <w:rPr>
          <w:b/>
          <w:bCs/>
          <w:u w:val="single"/>
        </w:rPr>
      </w:pPr>
      <w:r w:rsidRPr="00532390">
        <w:rPr>
          <w:b/>
          <w:bCs/>
          <w:u w:val="single"/>
        </w:rPr>
        <w:drawing>
          <wp:inline distT="0" distB="0" distL="0" distR="0" wp14:anchorId="65C87C75" wp14:editId="44908940">
            <wp:extent cx="5943600" cy="3540125"/>
            <wp:effectExtent l="0" t="0" r="0" b="3175"/>
            <wp:docPr id="155466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62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D6A6" w14:textId="77777777" w:rsidR="00532390" w:rsidRDefault="00532390" w:rsidP="005016D5">
      <w:pPr>
        <w:rPr>
          <w:b/>
          <w:bCs/>
          <w:u w:val="single"/>
        </w:rPr>
      </w:pPr>
    </w:p>
    <w:p w14:paraId="134C93A3" w14:textId="77777777" w:rsidR="00532390" w:rsidRPr="00483264" w:rsidRDefault="00532390" w:rsidP="005016D5">
      <w:pPr>
        <w:rPr>
          <w:b/>
          <w:bCs/>
          <w:u w:val="single"/>
        </w:rPr>
      </w:pPr>
    </w:p>
    <w:sectPr w:rsidR="00532390" w:rsidRPr="00483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shnu Moochickal">
    <w15:presenceInfo w15:providerId="Windows Live" w15:userId="668443a649b9fb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59"/>
    <w:rsid w:val="002259FF"/>
    <w:rsid w:val="00272BA5"/>
    <w:rsid w:val="00344ACD"/>
    <w:rsid w:val="00436949"/>
    <w:rsid w:val="00474627"/>
    <w:rsid w:val="00483264"/>
    <w:rsid w:val="005016D5"/>
    <w:rsid w:val="00532390"/>
    <w:rsid w:val="006075F4"/>
    <w:rsid w:val="006B7C0B"/>
    <w:rsid w:val="00723EC9"/>
    <w:rsid w:val="008244E2"/>
    <w:rsid w:val="00A2391F"/>
    <w:rsid w:val="00A56179"/>
    <w:rsid w:val="00A838AB"/>
    <w:rsid w:val="00AA2036"/>
    <w:rsid w:val="00AD34EF"/>
    <w:rsid w:val="00B46A50"/>
    <w:rsid w:val="00C96DE1"/>
    <w:rsid w:val="00EC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D133"/>
  <w15:chartTrackingRefBased/>
  <w15:docId w15:val="{A8E8C5EF-A06C-4EFC-AD3F-38486B635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B5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239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1491</Words>
  <Characters>8549</Characters>
  <Application>Microsoft Office Word</Application>
  <DocSecurity>0</DocSecurity>
  <Lines>294</Lines>
  <Paragraphs>189</Paragraphs>
  <ScaleCrop>false</ScaleCrop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Moochickal</dc:creator>
  <cp:keywords/>
  <dc:description/>
  <cp:lastModifiedBy>Vishnu Moochickal</cp:lastModifiedBy>
  <cp:revision>17</cp:revision>
  <dcterms:created xsi:type="dcterms:W3CDTF">2026-02-01T23:09:00Z</dcterms:created>
  <dcterms:modified xsi:type="dcterms:W3CDTF">2026-02-01T23:48:00Z</dcterms:modified>
</cp:coreProperties>
</file>